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Visible text </w:t>
      </w:r>
      <w:del w:id="2" w:author="Fixture Author" w:date="2026-01-01T00:00:00Z">
        <w:r>
          <w:delText xml:space="preserve">Deleted text</w:delText>
        </w:r>
      </w:del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Удалённый прогон (w:delText, не w:t)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