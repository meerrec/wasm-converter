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rPr>
          <w:ins w:id="3" w:author="Fixture Author" w:date="2026-01-01T00:00:00Z"/>
        </w:rPr>
      </w:pPr>
      <w:r>
        <w:t xml:space="preserve">Paragraph with inserted mark</w:t>
      </w:r>
    </w:p>
    <w:p>
      <w:pPr>
        <w:rPr>
          <w:del w:id="4" w:author="Fixture Author" w:date="2026-01-01T00:00:00Z"/>
        </w:rPr>
      </w:pPr>
      <w:r>
        <w:t xml:space="preserve">Paragraph with deleted mark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Изменение знака абзаца (w:pPr/w:rPr/w:ins и w:del)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