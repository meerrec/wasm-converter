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moveFromRangeStart w:id="10" w:name="move1" w:author="Fixture Author" w:date="2026-01-01T00:00:00Z"/>
      </w:pPr>
      <w:moveFrom w:id="11" w:author="Fixture Author" w:date="2026-01-01T00:00:00Z">
        <w:r>
          <w:t xml:space="preserve">Moved away</w:t>
        </w:r>
      </w:moveFrom>
      <w:moveFromRangeEnd w:id="10"/>
    </w:p>
    <w:p>
      <w:pPr>
        <w:moveToRangeStart w:id="12" w:name="move1" w:author="Fixture Author" w:date="2026-01-01T00:00:00Z"/>
      </w:pPr>
      <w:moveTo w:id="11" w:author="Fixture Author" w:date="2026-01-01T00:00:00Z">
        <w:r>
          <w:t xml:space="preserve">Moved here</w:t>
        </w:r>
      </w:moveTo>
      <w:moveToRangeEnd w:id="12"/>
    </w:p>
    <w:p>
      <w:pPr>
        <w:pPrChange w:id="13" w:author="Fixture Author" w:date="2026-01-01T00:00:00Z">
          <w:pPr>
            <w:jc w:val="center"/>
          </w:pPr>
        </w:pPrChange>
      </w:pPr>
      <w:r>
        <w:rPr>
          <w:i/>
          <w:rPrChange w:id="14" w:author="Fixture Author" w:date="2026-01-01T00:00:00Z">
            <w:rPr>
              <w:b/>
            </w:rPr>
          </w:rPrChange>
        </w:rPr>
        <w:t xml:space="preserve">Reformatted text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Перемещение (w:moveFrom/w:moveTo) и изменения форматирования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