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tblW w:w="0" w:type="auto"/>
      </w:tblPr>
      <w:tr>
        <w:trPr>
          <w:ins w:id="21" w:author="Fixture Author" w:date="2026-01-01T00:00:00Z"/>
        </w:trPr>
        <w:tc>
          <w:tcPr>
            <w:cellIns w:id="20" w:author="Fixture Author" w:date="2026-01-01T00:00:00Z"/>
          </w:tcPr>
          <w:p>
            <w:r>
              <w:t xml:space="preserve">Inserted row cell</w:t>
            </w:r>
          </w:p>
        </w:tc>
      </w:tr>
      <w:tr>
        <w:trPr>
          <w:del w:id="23" w:author="Fixture Author" w:date="2026-01-01T00:00:00Z"/>
        </w:trPr>
        <w:tc>
          <w:tcPr>
            <w:cellDel w:id="22" w:author="Fixture Author" w:date="2026-01-01T00:00:00Z"/>
          </w:tcPr>
          <w:p>
            <w:r>
              <w:t xml:space="preserve">Deleted row cell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Вставка и удаление строки таблицы (w:ins/w:del в w:trPr, w:cellIns/w:cellDel)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