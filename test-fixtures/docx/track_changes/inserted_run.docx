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Before </w:t>
      </w:r>
      <w:ins w:id="1" w:author="Fixture Author" w:date="2026-01-01T00:00:00Z">
        <w:r>
          <w:t xml:space="preserve">Inserted text</w:t>
        </w:r>
      </w:ins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Вставленный прогон (w:ins)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